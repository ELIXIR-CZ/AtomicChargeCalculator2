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media/image4.wmf" ContentType="image/x-wmf"/>
  <Override PartName="/word/media/image3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240" w:after="120"/>
        <w:rPr/>
      </w:pPr>
      <w:r>
        <w:rPr>
          <w:rFonts w:ascii="DejaVu Sans" w:hAnsi="DejaVu Sans"/>
        </w:rPr>
        <w:t>Atomic</w:t>
      </w:r>
      <w:ins w:id="0" w:author="Radka Svobodová Vařeková" w:date="2019-12-20T01:59:00Z">
        <w:r>
          <w:rPr>
            <w:rFonts w:ascii="DejaVu Sans" w:hAnsi="DejaVu Sans"/>
          </w:rPr>
          <w:t xml:space="preserve"> </w:t>
        </w:r>
      </w:ins>
      <w:del w:id="1" w:author="Unknown Author" w:date="2019-12-20T09:06:44Z">
        <w:r>
          <w:rPr>
            <w:rFonts w:ascii="DejaVu Sans" w:hAnsi="DejaVu Sans"/>
          </w:rPr>
          <w:delText xml:space="preserve"> </w:delText>
        </w:r>
      </w:del>
      <w:r>
        <w:rPr>
          <w:rFonts w:ascii="DejaVu Sans" w:hAnsi="DejaVu Sans"/>
        </w:rPr>
        <w:t>Charge</w:t>
      </w:r>
      <w:ins w:id="2" w:author="Unknown Author" w:date="2019-12-20T09:06:42Z">
        <w:r>
          <w:rPr>
            <w:rFonts w:ascii="DejaVu Sans" w:hAnsi="DejaVu Sans"/>
          </w:rPr>
          <w:t xml:space="preserve"> </w:t>
        </w:r>
      </w:ins>
      <w:r>
        <w:rPr>
          <w:rFonts w:ascii="DejaVu Sans" w:hAnsi="DejaVu Sans"/>
        </w:rPr>
        <w:t xml:space="preserve">Calculator </w:t>
      </w:r>
      <w:r>
        <w:rPr>
          <w:rFonts w:ascii="DejaVu Sans" w:hAnsi="DejaVu Sans"/>
          <w:color w:val="28A745"/>
        </w:rPr>
        <w:t>II</w:t>
      </w:r>
    </w:p>
    <w:p>
      <w:pPr>
        <w:pStyle w:val="TextBody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TextBody"/>
        <w:jc w:val="both"/>
        <w:rPr>
          <w:rFonts w:ascii="DejaVu Sans" w:hAnsi="DejaVu Sans"/>
          <w:ins w:id="7" w:author="Radka Svobodová Vařeková" w:date="2019-12-20T02:07:00Z"/>
        </w:rPr>
      </w:pPr>
      <w:r>
        <w:rPr>
          <w:rFonts w:ascii="DejaVu Sans" w:hAnsi="DejaVu Sans"/>
        </w:rPr>
        <w:t>Atomic</w:t>
      </w:r>
      <w:ins w:id="3" w:author="Radka Svobodová Vařeková" w:date="2019-12-20T01:59:00Z">
        <w:r>
          <w:rPr>
            <w:rFonts w:ascii="DejaVu Sans" w:hAnsi="DejaVu Sans"/>
          </w:rPr>
          <w:t xml:space="preserve"> </w:t>
        </w:r>
      </w:ins>
      <w:r>
        <w:rPr>
          <w:rFonts w:ascii="DejaVu Sans" w:hAnsi="DejaVu Sans"/>
        </w:rPr>
        <w:t>Charge</w:t>
      </w:r>
      <w:ins w:id="4" w:author="Radka Svobodová Vařeková" w:date="2019-12-20T01:59:00Z">
        <w:r>
          <w:rPr>
            <w:rFonts w:ascii="DejaVu Sans" w:hAnsi="DejaVu Sans"/>
          </w:rPr>
          <w:t xml:space="preserve"> </w:t>
        </w:r>
      </w:ins>
      <w:r>
        <w:rPr>
          <w:rFonts w:ascii="DejaVu Sans" w:hAnsi="DejaVu Sans"/>
        </w:rPr>
        <w:t xml:space="preserve">Calculator II </w:t>
      </w:r>
      <w:ins w:id="5" w:author="Radka Svobodová Vařeková" w:date="2019-12-20T01:59:00Z">
        <w:r>
          <w:rPr>
            <w:rFonts w:ascii="DejaVu Sans" w:hAnsi="DejaVu Sans"/>
          </w:rPr>
          <w:t>(</w:t>
        </w:r>
      </w:ins>
      <w:ins w:id="6" w:author="Radka Svobodová Vařeková" w:date="2019-12-20T02:00:00Z">
        <w:r>
          <w:rPr>
            <w:rFonts w:ascii="DejaVu Sans" w:hAnsi="DejaVu Sans"/>
          </w:rPr>
          <w:t xml:space="preserve">ACC II) </w:t>
        </w:r>
      </w:ins>
      <w:r>
        <w:rPr>
          <w:rFonts w:ascii="DejaVu Sans" w:hAnsi="DejaVu Sans"/>
        </w:rPr>
        <w:t>is a web application providing a user interface for computation of partial atomic charges. The application consists of three main pages – main, introductory one, computation setup and visualization of the results.</w:t>
      </w:r>
    </w:p>
    <w:p>
      <w:pPr>
        <w:pStyle w:val="Heading1"/>
        <w:jc w:val="both"/>
        <w:rPr>
          <w:rFonts w:ascii="DejaVu Sans" w:hAnsi="DejaVu Sans"/>
          <w:del w:id="9" w:author="Unknown Author" w:date="2019-12-20T09:07:07Z"/>
        </w:rPr>
      </w:pPr>
      <w:del w:id="8" w:author="Unknown Author" w:date="2019-12-20T09:07:07Z">
        <w:r>
          <w:rPr>
            <w:rFonts w:ascii="DejaVu Sans" w:hAnsi="DejaVu Sans"/>
          </w:rPr>
        </w:r>
      </w:del>
    </w:p>
    <w:p>
      <w:pPr>
        <w:pStyle w:val="Heading1"/>
        <w:numPr>
          <w:ilvl w:val="0"/>
          <w:numId w:val="2"/>
        </w:numPr>
        <w:rPr/>
      </w:pPr>
      <w:r>
        <w:rPr>
          <w:rFonts w:ascii="DejaVu Sans" w:hAnsi="DejaVu Sans"/>
        </w:rPr>
        <w:t>Main page</w:t>
      </w:r>
    </w:p>
    <w:p>
      <w:pPr>
        <w:pStyle w:val="TextBody"/>
        <w:jc w:val="both"/>
        <w:pPrChange w:id="0" w:author="Radka Svobodová Vařeková" w:date="2019-12-20T02:00:00Z"/>
        <w:rPr>
          <w:rFonts w:ascii="DejaVu Sans" w:hAnsi="DejaVu Sans"/>
        </w:rPr>
      </w:pPr>
      <w:r>
        <w:rPr>
          <w:rFonts w:ascii="DejaVu Sans" w:hAnsi="DejaVu Sans"/>
        </w:rPr>
        <w:t>Main page offers a possibility to upload your own structure (in one of the supported formats: SDF, PDB, Mol2, and mmCIF).</w:t>
      </w:r>
    </w:p>
    <w:p>
      <w:pPr>
        <w:pStyle w:val="TextBody"/>
        <w:jc w:val="both"/>
        <w:rPr>
          <w:rFonts w:ascii="DejaVu Sans" w:hAnsi="DejaVu Sans"/>
        </w:rPr>
      </w:pPr>
      <w:r>
        <w:rPr>
          <w:rFonts w:ascii="DejaVu Sans" w:hAnsi="DejaVu Sans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88790" cy="1490980"/>
            <wp:effectExtent l="0" t="0" r="0" b="0"/>
            <wp:wrapTopAndBottom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both"/>
        <w:pPrChange w:id="0" w:author="Radka Svobodová Vařeková" w:date="2019-12-20T02:00:00Z"/>
        <w:rPr>
          <w:rFonts w:ascii="DejaVu Sans" w:hAnsi="DejaVu Sans"/>
        </w:rPr>
      </w:pPr>
      <w:r>
        <w:rPr>
          <w:rFonts w:ascii="DejaVu Sans" w:hAnsi="DejaVu Sans"/>
        </w:rPr>
        <w:t xml:space="preserve">Clicking on “Compute charges” button will automatically select the </w:t>
      </w:r>
      <w:ins w:id="10" w:author="Radka Svobodová Vařeková" w:date="2019-12-20T02:00:00Z">
        <w:r>
          <w:rPr>
            <w:rFonts w:ascii="DejaVu Sans" w:hAnsi="DejaVu Sans"/>
          </w:rPr>
          <w:t xml:space="preserve">most appropriate </w:t>
        </w:r>
      </w:ins>
      <w:r>
        <w:rPr>
          <w:rFonts w:ascii="DejaVu Sans" w:hAnsi="DejaVu Sans"/>
        </w:rPr>
        <w:t>method, executes the computation and redirects to the Results page. “Setup computation” can be used for manually selecting the method and parameters.</w:t>
      </w:r>
    </w:p>
    <w:p>
      <w:pPr>
        <w:pStyle w:val="Heading2"/>
        <w:numPr>
          <w:ilvl w:val="1"/>
          <w:numId w:val="2"/>
        </w:numPr>
        <w:jc w:val="both"/>
        <w:pPrChange w:id="0" w:author="Radka Svobodová Vařeková" w:date="2019-12-20T02:00:00Z"/>
        <w:rPr/>
      </w:pPr>
      <w:r>
        <w:rPr/>
        <w:t>Input files notes</w:t>
      </w:r>
    </w:p>
    <w:p>
      <w:pPr>
        <w:pStyle w:val="TextBody"/>
        <w:rPr>
          <w:rFonts w:ascii="DejaVu Sans" w:hAnsi="DejaVu Sans"/>
        </w:rPr>
      </w:pPr>
      <w:r>
        <w:rPr>
          <w:rFonts w:ascii="DejaVu Sans" w:hAnsi="DejaVu Sans"/>
        </w:rPr>
        <w:t>PDB, mmCIF: When file contains multiple models, only the first one is used for computation. All atoms (including HETATM) atoms are considered.</w:t>
      </w:r>
    </w:p>
    <w:p>
      <w:pPr>
        <w:pStyle w:val="TextBody"/>
        <w:rPr>
          <w:rFonts w:ascii="DejaVu Sans" w:hAnsi="DejaVu Sans"/>
          <w:ins w:id="11" w:author="Radka Svobodová Vařeková" w:date="2019-12-20T02:01:00Z"/>
        </w:rPr>
      </w:pPr>
      <w:r>
        <w:rPr>
          <w:rFonts w:ascii="DejaVu Sans" w:hAnsi="DejaVu Sans"/>
        </w:rPr>
        <w:t>SDF: Both MOL V2000 and V3000 are supported.</w:t>
      </w:r>
    </w:p>
    <w:p>
      <w:pPr>
        <w:pStyle w:val="TextBody"/>
        <w:rPr>
          <w:rFonts w:ascii="DejaVu Sans" w:hAnsi="DejaVu Sans"/>
          <w:ins w:id="13" w:author="Radka Svobodová Vařeková" w:date="2019-12-20T02:01:00Z"/>
        </w:rPr>
      </w:pPr>
      <w:ins w:id="12" w:author="Radka Svobodová Vařeková" w:date="2019-12-20T02:01:00Z">
        <w:r>
          <w:rPr>
            <w:rFonts w:ascii="DejaVu Sans" w:hAnsi="DejaVu Sans"/>
          </w:rPr>
          <w:t>Input file can be zipped.</w:t>
        </w:r>
      </w:ins>
    </w:p>
    <w:p>
      <w:pPr>
        <w:pStyle w:val="TextBody"/>
        <w:rPr>
          <w:del w:id="16" w:author="Unknown Author" w:date="2019-12-20T09:06:54Z"/>
        </w:rPr>
      </w:pPr>
      <w:ins w:id="14" w:author="Radka Svobodová Vařeková" w:date="2019-12-20T02:01:00Z">
        <w:r>
          <w:rPr>
            <w:rFonts w:ascii="DejaVu Sans" w:hAnsi="DejaVu Sans"/>
          </w:rPr>
          <w:t>A size of</w:t>
        </w:r>
      </w:ins>
      <w:ins w:id="15" w:author="Radka Svobodová Vařeková" w:date="2019-12-20T02:02:00Z">
        <w:r>
          <w:rPr>
            <w:rFonts w:ascii="DejaVu Sans" w:hAnsi="DejaVu Sans"/>
          </w:rPr>
          <w:t xml:space="preserve"> input file is limited to 10 MB.</w:t>
        </w:r>
      </w:ins>
    </w:p>
    <w:p>
      <w:pPr>
        <w:pStyle w:val="TextBody"/>
        <w:rPr>
          <w:rFonts w:ascii="DejaVu Sans" w:hAnsi="DejaVu Sans"/>
        </w:rPr>
      </w:pPr>
      <w:del w:id="17" w:author="Unknown Author" w:date="2019-12-20T09:06:53Z">
        <w:r>
          <w:rPr>
            <w:rFonts w:ascii="DejaVu Sans" w:hAnsi="DejaVu Sans"/>
          </w:rPr>
          <w:delText xml:space="preserve"> </w:delText>
        </w:r>
      </w:del>
    </w:p>
    <w:p>
      <w:pPr>
        <w:pStyle w:val="Heading2"/>
        <w:rPr/>
      </w:pPr>
      <w:r>
        <w:rPr/>
        <w:t>Computation settings</w:t>
      </w:r>
    </w:p>
    <w:p>
      <w:pPr>
        <w:pStyle w:val="TextBody"/>
        <w:jc w:val="both"/>
        <w:pPrChange w:id="0" w:author="Radka Svobodová Vařeková" w:date="2019-12-20T02:03:00Z"/>
        <w:rPr/>
      </w:pPr>
      <w:r>
        <w:rPr>
          <w:rFonts w:ascii="DejaVu Sans" w:hAnsi="DejaVu Sans"/>
        </w:rPr>
        <w:t xml:space="preserve">Based on the molecules provided, methods (and parameters) that are suitable for </w:t>
      </w:r>
      <w:r>
        <w:rPr>
          <w:rFonts w:ascii="DejaVu Sans" w:hAnsi="DejaVu Sans"/>
          <w:i/>
          <w:iCs/>
        </w:rPr>
        <w:t xml:space="preserve">all </w:t>
      </w:r>
      <w:r>
        <w:rPr>
          <w:rFonts w:ascii="DejaVu Sans" w:hAnsi="DejaVu Sans"/>
        </w:rPr>
        <w:t>structures are displayed. Parameter set is suitable for a given input if it covers all the atomic types contained in input files. Method is suitable if it has at least one suitable set of parameters; or uses no parameters. Additionally, some methods might be omitted if input contains at least one big molecule (i.e., having over 20</w:t>
      </w:r>
      <w:ins w:id="18" w:author="Radka Svobodová Vařeková" w:date="2019-12-20T02:03:00Z">
        <w:r>
          <w:rPr>
            <w:rFonts w:ascii="DejaVu Sans" w:hAnsi="DejaVu Sans"/>
          </w:rPr>
          <w:t>,</w:t>
        </w:r>
      </w:ins>
      <w:r>
        <w:rPr>
          <w:rFonts w:ascii="DejaVu Sans" w:hAnsi="DejaVu Sans"/>
        </w:rPr>
        <w:t>000 atoms).</w:t>
      </w:r>
    </w:p>
    <w:p>
      <w:pPr>
        <w:pStyle w:val="TextBody"/>
        <w:jc w:val="both"/>
        <w:pPrChange w:id="0" w:author="Radka Svobodová Vařeková" w:date="2019-12-20T02:03:00Z"/>
        <w:rPr/>
      </w:pPr>
      <w:r>
        <w:rPr>
          <w:rFonts w:ascii="DejaVu Sans" w:hAnsi="DejaVu Sans"/>
        </w:rPr>
        <w:t>All the methods and parameters have direct links to the original publications.</w:t>
      </w:r>
      <w:ins w:id="19" w:author="Radka Svobodová Vařeková" w:date="2019-12-20T02:03:00Z">
        <w:r>
          <w:rPr>
            <w:rFonts w:ascii="DejaVu Sans" w:hAnsi="DejaVu Sans"/>
          </w:rPr>
          <w:t xml:space="preserve"> </w:t>
        </w:r>
      </w:ins>
      <w:ins w:id="20" w:author="Radka Svobodová Vařeková" w:date="2019-12-20T02:04:00Z">
        <w:r>
          <w:rPr>
            <w:rFonts w:ascii="DejaVu Sans" w:hAnsi="DejaVu Sans"/>
          </w:rPr>
          <w:t xml:space="preserve">Theoretical background of the methods is summarized </w:t>
        </w:r>
      </w:ins>
      <w:hyperlink r:id="rId3">
        <w:ins w:id="21" w:author="Radka Svobodová Vařeková" w:date="2019-12-20T02:05:00Z">
          <w:r>
            <w:rPr>
              <w:rStyle w:val="InternetLink"/>
              <w:rFonts w:ascii="DejaVu Sans" w:hAnsi="DejaVu Sans"/>
            </w:rPr>
            <w:t>here</w:t>
          </w:r>
        </w:ins>
      </w:hyperlink>
      <w:ins w:id="22" w:author="Radka Svobodová Vařeková" w:date="2019-12-20T02:05:00Z">
        <w:r>
          <w:rPr>
            <w:rFonts w:ascii="DejaVu Sans" w:hAnsi="DejaVu Sans"/>
          </w:rPr>
          <w:t>.</w:t>
        </w:r>
      </w:ins>
      <w:r>
        <w:rPr>
          <w:rFonts w:ascii="DejaVu Sans" w:hAnsi="DejaVu Sans"/>
        </w:rPr>
        <w:t xml:space="preserve"> For easy identification</w:t>
      </w:r>
      <w:ins w:id="23" w:author="Radka Svobodová Vařeková" w:date="2019-12-20T02:05:00Z">
        <w:r>
          <w:rPr>
            <w:rFonts w:ascii="DejaVu Sans" w:hAnsi="DejaVu Sans"/>
          </w:rPr>
          <w:t>,</w:t>
        </w:r>
      </w:ins>
      <w:r>
        <w:rPr>
          <w:rFonts w:ascii="DejaVu Sans" w:hAnsi="DejaVu Sans"/>
        </w:rPr>
        <w:t xml:space="preserve"> the name of the parameters used in a publication is enclosed in the brackets.</w:t>
      </w:r>
    </w:p>
    <w:p>
      <w:pPr>
        <w:pStyle w:val="Heading1"/>
        <w:rPr>
          <w:rFonts w:ascii="DejaVu Sans" w:hAnsi="DejaVu Sans"/>
        </w:rPr>
      </w:pPr>
      <w:r>
        <w:rPr>
          <w:rFonts w:ascii="DejaVu Sans" w:hAnsi="DejaVu Sans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5625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2"/>
        </w:numPr>
        <w:rPr/>
      </w:pPr>
      <w:r>
        <w:rPr>
          <w:rFonts w:ascii="DejaVu Sans" w:hAnsi="DejaVu Sans"/>
        </w:rPr>
        <w:t>Results</w:t>
      </w:r>
    </w:p>
    <w:p>
      <w:pPr>
        <w:pStyle w:val="TextBody"/>
        <w:jc w:val="both"/>
        <w:pPrChange w:id="0" w:author="Radka Svobodová Vařeková" w:date="2019-12-20T02:06:00Z"/>
        <w:rPr>
          <w:rFonts w:ascii="DejaVu Sans" w:hAnsi="DejaVu Sans"/>
        </w:rPr>
      </w:pPr>
      <w:r>
        <w:rPr>
          <w:rFonts w:ascii="DejaVu Sans" w:hAnsi="DejaVu Sans"/>
        </w:rPr>
        <w:t>Final page features visualization of the charges and possibility to download calculated charges. At the top it states which method and parameters were used (useful when automatic selection was used).</w:t>
      </w:r>
    </w:p>
    <w:p>
      <w:pPr>
        <w:pStyle w:val="TextBody"/>
        <w:jc w:val="both"/>
        <w:pPrChange w:id="0" w:author="Radka Svobodová Vařeková" w:date="2019-12-20T02:06:00Z"/>
        <w:rPr>
          <w:rFonts w:ascii="DejaVu Sans" w:hAnsi="DejaVu Sans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63060" cy="174498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ejaVu Sans" w:hAnsi="DejaVu Sans"/>
        </w:rPr>
        <w:t>W</w:t>
      </w:r>
      <w:r>
        <w:rPr>
          <w:rFonts w:ascii="DejaVu Sans" w:hAnsi="DejaVu Sans"/>
        </w:rPr>
        <w:t>hen multiple structures were provided user can switch between those using the select box.</w:t>
      </w:r>
    </w:p>
    <w:p>
      <w:pPr>
        <w:pStyle w:val="Heading2"/>
        <w:numPr>
          <w:ilvl w:val="1"/>
          <w:numId w:val="2"/>
        </w:numPr>
        <w:rPr>
          <w:del w:id="25" w:author="Unknown Author" w:date="2019-12-20T09:07:28Z"/>
        </w:rPr>
      </w:pPr>
      <w:del w:id="24" w:author="Unknown Author" w:date="2019-12-20T09:07:28Z">
        <w:r>
          <w:rPr/>
        </w:r>
      </w:del>
    </w:p>
    <w:p>
      <w:pPr>
        <w:pStyle w:val="Heading2"/>
        <w:numPr>
          <w:ilvl w:val="1"/>
          <w:numId w:val="2"/>
        </w:numPr>
        <w:rPr/>
      </w:pPr>
      <w:r>
        <w:rPr/>
        <w:t>Visualization modes</w:t>
      </w:r>
    </w:p>
    <w:p>
      <w:pPr>
        <w:pStyle w:val="TextBody"/>
        <w:jc w:val="both"/>
        <w:rPr/>
      </w:pPr>
      <w:r>
        <w:rPr>
          <w:rFonts w:ascii="DejaVu Sans" w:hAnsi="DejaVu Sans"/>
        </w:rPr>
        <w:t xml:space="preserve">ACC II features fast LiteMol </w:t>
      </w:r>
      <w:ins w:id="26" w:author="Radka Svobodová Vařeková" w:date="2019-12-20T02:06:00Z">
        <w:r>
          <w:rPr>
            <w:rFonts w:ascii="DejaVu Sans" w:hAnsi="DejaVu Sans"/>
          </w:rPr>
          <w:t>viewer</w:t>
        </w:r>
      </w:ins>
      <w:del w:id="27" w:author="Radka Svobodová Vařeková" w:date="2019-12-20T02:06:00Z">
        <w:r>
          <w:rPr>
            <w:rFonts w:ascii="DejaVu Sans" w:hAnsi="DejaVu Sans"/>
          </w:rPr>
          <w:delText>plugin</w:delText>
        </w:r>
      </w:del>
      <w:r>
        <w:rPr>
          <w:rFonts w:ascii="DejaVu Sans" w:hAnsi="DejaVu Sans"/>
        </w:rPr>
        <w:t xml:space="preserve"> to visualize calculated charges. There are three standard modes user can select – balls</w:t>
      </w:r>
      <w:ins w:id="28" w:author="Radka Svobodová Vařeková" w:date="2019-12-20T02:08:00Z">
        <w:r>
          <w:rPr>
            <w:rFonts w:ascii="DejaVu Sans" w:hAnsi="DejaVu Sans"/>
          </w:rPr>
          <w:t>-</w:t>
        </w:r>
      </w:ins>
      <w:del w:id="29" w:author="Radka Svobodová Vařeková" w:date="2019-12-20T02:08:00Z">
        <w:r>
          <w:rPr>
            <w:rFonts w:ascii="DejaVu Sans" w:hAnsi="DejaVu Sans"/>
          </w:rPr>
          <w:delText xml:space="preserve"> </w:delText>
        </w:r>
      </w:del>
      <w:r>
        <w:rPr>
          <w:rFonts w:ascii="DejaVu Sans" w:hAnsi="DejaVu Sans"/>
        </w:rPr>
        <w:t>and</w:t>
      </w:r>
      <w:ins w:id="30" w:author="Radka Svobodová Vařeková" w:date="2019-12-20T02:08:00Z">
        <w:r>
          <w:rPr>
            <w:rFonts w:ascii="DejaVu Sans" w:hAnsi="DejaVu Sans"/>
          </w:rPr>
          <w:t>-</w:t>
        </w:r>
      </w:ins>
      <w:del w:id="31" w:author="Radka Svobodová Vařeková" w:date="2019-12-20T02:08:00Z">
        <w:r>
          <w:rPr>
            <w:rFonts w:ascii="DejaVu Sans" w:hAnsi="DejaVu Sans"/>
          </w:rPr>
          <w:delText xml:space="preserve"> </w:delText>
        </w:r>
      </w:del>
      <w:r>
        <w:rPr>
          <w:rFonts w:ascii="DejaVu Sans" w:hAnsi="DejaVu Sans"/>
        </w:rPr>
        <w:t>sticks, cartoon, and surface</w:t>
      </w:r>
      <w:ins w:id="32" w:author="Radka Svobodová Vařeková" w:date="2019-12-20T02:11:00Z">
        <w:r>
          <w:rPr>
            <w:rFonts w:ascii="DejaVu Sans" w:hAnsi="DejaVu Sans"/>
          </w:rPr>
          <w:t xml:space="preserve"> </w:t>
        </w:r>
      </w:ins>
      <w:ins w:id="33" w:author="Radka Svobodová Vařeková" w:date="2019-12-20T02:12:00Z">
        <w:r>
          <w:rPr>
            <w:rFonts w:ascii="DejaVu Sans" w:hAnsi="DejaVu Sans"/>
          </w:rPr>
          <w:t>–</w:t>
        </w:r>
      </w:ins>
      <w:ins w:id="34" w:author="Radka Svobodová Vařeková" w:date="2019-12-20T02:11:00Z">
        <w:r>
          <w:rPr>
            <w:rFonts w:ascii="DejaVu Sans" w:hAnsi="DejaVu Sans"/>
          </w:rPr>
          <w:t xml:space="preserve">  </w:t>
        </w:r>
      </w:ins>
      <w:ins w:id="35" w:author="Radka Svobodová Vařeková" w:date="2019-12-20T02:08:00Z">
        <w:r>
          <w:rPr>
            <w:rFonts w:ascii="DejaVu Sans" w:hAnsi="DejaVu Sans"/>
          </w:rPr>
          <w:t>see</w:t>
        </w:r>
      </w:ins>
      <w:ins w:id="36" w:author="Radka Svobodová Vařeková" w:date="2019-12-20T02:11:00Z">
        <w:r>
          <w:rPr>
            <w:rFonts w:ascii="DejaVu Sans" w:hAnsi="DejaVu Sans"/>
          </w:rPr>
          <w:t xml:space="preserve"> </w:t>
        </w:r>
      </w:ins>
      <w:ins w:id="37" w:author="Radka Svobodová Vařeková" w:date="2019-12-20T02:08:00Z">
        <w:r>
          <w:rPr>
            <w:rFonts w:ascii="DejaVu Sans" w:hAnsi="DejaVu Sans"/>
          </w:rPr>
          <w:t>figure</w:t>
        </w:r>
      </w:ins>
      <w:ins w:id="38" w:author="Radka Svobodová Vařeková" w:date="2019-12-20T02:11:00Z">
        <w:r>
          <w:rPr>
            <w:rFonts w:ascii="DejaVu Sans" w:hAnsi="DejaVu Sans"/>
          </w:rPr>
          <w:t>:</w:t>
        </w:r>
      </w:ins>
      <w:del w:id="39" w:author="Radka Svobodová Vařeková" w:date="2019-12-20T02:11:00Z">
        <w:r>
          <w:rPr>
            <w:rFonts w:ascii="DejaVu Sans" w:hAnsi="DejaVu Sans"/>
          </w:rPr>
          <w:delText>.</w:delText>
        </w:r>
      </w:del>
      <w:del w:id="40" w:author="Unknown Author" w:date="2019-12-20T09:08:01Z">
        <w:r>
          <w:rPr>
            <w:rFonts w:ascii="DejaVu Sans" w:hAnsi="DejaVu Sans"/>
          </w:rPr>
          <w:delText xml:space="preserve"> </w:delText>
        </w:r>
      </w:del>
    </w:p>
    <w:p>
      <w:pPr>
        <w:pStyle w:val="TextBody"/>
        <w:jc w:val="both"/>
        <w:pPrChange w:id="0" w:author="Radka Svobodová Vařeková" w:date="2019-12-20T02:06:00Z"/>
        <w:rPr>
          <w:rFonts w:ascii="DejaVu Sans" w:hAnsi="DejaVu Sans"/>
          <w:del w:id="43" w:author="Radka Svobodová Vařeková" w:date="2019-12-20T02:11:00Z"/>
        </w:rPr>
      </w:pPr>
      <w:del w:id="42" w:author="Radka Svobodová Vařeková" w:date="2019-12-20T02:11:00Z">
        <w:bookmarkStart w:id="0" w:name="_GoBack"/>
        <w:bookmarkEnd w:id="0"/>
        <w:r>
          <w:rPr>
            <w:rFonts w:ascii="DejaVu Sans" w:hAnsi="DejaVu Sans"/>
          </w:rPr>
          <w:delText>Default is determined from the structure itself.</w:delText>
        </w:r>
      </w:del>
    </w:p>
    <w:p>
      <w:pPr>
        <w:pStyle w:val="TextBody"/>
        <w:numPr>
          <w:ilvl w:val="1"/>
          <w:numId w:val="2"/>
        </w:numPr>
        <w:jc w:val="both"/>
        <w:pPrChange w:id="0" w:author="Radka Svobodová Vařeková" w:date="2019-12-20T02:06:00Z"/>
        <w:rPr>
          <w:del w:id="46" w:author="Radka Svobodová Vařeková" w:date="2019-12-20T02:11:00Z"/>
        </w:rPr>
      </w:pPr>
      <w:del w:id="44" w:author="Radka Svobodová Vařeková" w:date="2019-12-20T02:11:00Z">
        <w:r>
          <w:rPr>
            <w:rFonts w:ascii="DejaVu Sans" w:hAnsi="DejaVu Sans"/>
          </w:rPr>
          <w:delText xml:space="preserve">Note that to visualize mmCIF files, they must contain </w:delText>
        </w:r>
      </w:del>
      <w:del w:id="45" w:author="Radka Svobodová Vařeková" w:date="2019-12-20T02:11:00Z">
        <w:r>
          <w:rPr>
            <w:rFonts w:ascii="DejaVu Sans" w:hAnsi="DejaVu Sans"/>
          </w:rPr>
          <w:delText>_atom_sites category.</w:delText>
        </w:r>
      </w:del>
      <w:bookmarkStart w:id="1" w:name="move27700319"/>
      <w:bookmarkEnd w:id="1"/>
    </w:p>
    <w:p>
      <w:pPr>
        <w:pStyle w:val="TextBody"/>
        <w:numPr>
          <w:ilvl w:val="1"/>
          <w:numId w:val="2"/>
        </w:numPr>
        <w:rPr/>
      </w:pPr>
      <w:r>
        <w:rPr/>
        <w:drawing>
          <wp:inline distT="0" distB="0" distL="0" distR="0">
            <wp:extent cx="6120130" cy="478282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ins w:id="48" w:author="Radka Svobodová Vařeková" w:date="2019-12-20T02:11:00Z">
        <w:r>
          <w:rPr/>
        </w:r>
      </w:ins>
    </w:p>
    <w:p>
      <w:pPr>
        <w:pStyle w:val="TextBody"/>
        <w:jc w:val="both"/>
        <w:rPr>
          <w:rFonts w:ascii="DejaVu Sans" w:hAnsi="DejaVu Sans"/>
          <w:ins w:id="51" w:author="Radka Svobodová Vařeková" w:date="2019-12-20T02:11:00Z"/>
        </w:rPr>
      </w:pPr>
      <w:ins w:id="50" w:author="Radka Svobodová Vařeková" w:date="2019-12-20T02:11:00Z">
        <w:r>
          <w:rPr>
            <w:rFonts w:ascii="DejaVu Sans" w:hAnsi="DejaVu Sans"/>
          </w:rPr>
          <w:t>Default is determined from the structure itself.</w:t>
        </w:r>
      </w:ins>
    </w:p>
    <w:p>
      <w:pPr>
        <w:pStyle w:val="TextBody"/>
        <w:jc w:val="both"/>
        <w:rPr/>
      </w:pPr>
      <w:ins w:id="52" w:author="Radka Svobodová Vařeková" w:date="2019-12-20T02:11:00Z">
        <w:r>
          <w:rPr>
            <w:rFonts w:ascii="DejaVu Sans" w:hAnsi="DejaVu Sans"/>
          </w:rPr>
          <w:t>Note that to visualize mmCIF files, they must contain _atom_sites category.</w:t>
        </w:r>
      </w:ins>
      <w:bookmarkStart w:id="2" w:name="move277003191"/>
      <w:bookmarkEnd w:id="2"/>
    </w:p>
    <w:p>
      <w:pPr>
        <w:pStyle w:val="TextBody"/>
        <w:rPr/>
      </w:pPr>
      <w:ins w:id="53" w:author="Radka Svobodová Vařeková" w:date="2019-12-20T02:08:00Z">
        <w:r>
          <w:rPr/>
        </w:r>
      </w:ins>
    </w:p>
    <w:p>
      <w:pPr>
        <w:pStyle w:val="Heading2"/>
        <w:numPr>
          <w:ilvl w:val="1"/>
          <w:numId w:val="2"/>
        </w:numPr>
        <w:rPr/>
      </w:pPr>
      <w:r>
        <w:rPr/>
        <w:t>Coloring options</w:t>
      </w:r>
    </w:p>
    <w:p>
      <w:pPr>
        <w:pStyle w:val="TextBody"/>
        <w:jc w:val="both"/>
        <w:pPrChange w:id="0" w:author="Radka Svobodová Vařeková" w:date="2019-12-20T02:07:00Z"/>
        <w:rPr/>
      </w:pPr>
      <w:r>
        <w:rPr>
          <w:rFonts w:ascii="DejaVu Sans" w:hAnsi="DejaVu Sans"/>
        </w:rPr>
        <w:t>Atoms are colored by charges by default – red for negative charges, blue for positive ones. When relative coloring is selected</w:t>
      </w:r>
      <w:ins w:id="55" w:author="Radka Svobodová Vařeková" w:date="2019-12-20T02:12:00Z">
        <w:r>
          <w:rPr>
            <w:rFonts w:ascii="DejaVu Sans" w:hAnsi="DejaVu Sans"/>
          </w:rPr>
          <w:t>,</w:t>
        </w:r>
      </w:ins>
      <w:r>
        <w:rPr>
          <w:rFonts w:ascii="DejaVu Sans" w:hAnsi="DejaVu Sans"/>
        </w:rPr>
        <w:t xml:space="preserve"> the range for the colors is adjusted automatically based on the largest absolute value of a charge computed. To have comparable colors between different structures, absolute coloring </w:t>
      </w:r>
      <w:ins w:id="56" w:author="Radka Svobodová Vařeková" w:date="2019-12-20T02:12:00Z">
        <w:r>
          <w:rPr>
            <w:rFonts w:ascii="DejaVu Sans" w:hAnsi="DejaVu Sans"/>
          </w:rPr>
          <w:t>should</w:t>
        </w:r>
      </w:ins>
      <w:del w:id="57" w:author="Radka Svobodová Vařeková" w:date="2019-12-20T02:12:00Z">
        <w:r>
          <w:rPr>
            <w:rFonts w:ascii="DejaVu Sans" w:hAnsi="DejaVu Sans"/>
          </w:rPr>
          <w:delText>can</w:delText>
        </w:r>
      </w:del>
      <w:r>
        <w:rPr>
          <w:rFonts w:ascii="DejaVu Sans" w:hAnsi="DejaVu Sans"/>
        </w:rPr>
        <w:t xml:space="preserve"> be used instead.</w:t>
      </w:r>
    </w:p>
    <w:p>
      <w:pPr>
        <w:pStyle w:val="TextBody"/>
        <w:jc w:val="both"/>
        <w:pPrChange w:id="0" w:author="Radka Svobodová Vařeková" w:date="2019-12-20T02:07:00Z"/>
        <w:rPr>
          <w:rFonts w:ascii="DejaVu Sans" w:hAnsi="DejaVu Sans"/>
        </w:rPr>
      </w:pPr>
      <w:r>
        <w:rPr>
          <w:rFonts w:ascii="DejaVu Sans" w:hAnsi="DejaVu Sans"/>
        </w:rPr>
        <w:t>In cartoon mode, the color of individual residue is determined according to the sum of charges of all the comprised atoms.</w:t>
      </w:r>
    </w:p>
    <w:p>
      <w:pPr>
        <w:pStyle w:val="TextBody"/>
        <w:jc w:val="both"/>
        <w:pPrChange w:id="0" w:author="Radka Svobodová Vařeková" w:date="2019-12-20T02:07:00Z"/>
        <w:rPr>
          <w:rFonts w:ascii="DejaVu Sans" w:hAnsi="DejaVu Sans"/>
        </w:rPr>
      </w:pPr>
      <w:r>
        <w:rPr>
          <w:rFonts w:ascii="DejaVu Sans" w:hAnsi="DejaVu Sans"/>
        </w:rPr>
        <w:t>In surface mode, the point on the surface of the molecule is colored according to the nearest atom.</w:t>
      </w:r>
    </w:p>
    <w:p>
      <w:pPr>
        <w:pStyle w:val="TextBody"/>
        <w:jc w:val="both"/>
        <w:rPr>
          <w:rFonts w:ascii="DejaVu Sans" w:hAnsi="DejaVu Sans"/>
          <w:ins w:id="58" w:author="Radka Svobodová Vařeková" w:date="2019-12-20T02:13:00Z"/>
        </w:rPr>
      </w:pPr>
      <w:r>
        <w:rPr>
          <w:rFonts w:ascii="DejaVu Sans" w:hAnsi="DejaVu Sans"/>
        </w:rPr>
        <w:t>Alternatively, coloring by charges can be disabled – colors are selected based on the elements.</w:t>
      </w:r>
    </w:p>
    <w:p>
      <w:pPr>
        <w:pStyle w:val="TextBody"/>
        <w:jc w:val="both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Heading2"/>
        <w:numPr>
          <w:ilvl w:val="1"/>
          <w:numId w:val="2"/>
        </w:numPr>
        <w:rPr/>
      </w:pPr>
      <w:r>
        <w:rPr/>
        <w:t>Downloading data</w:t>
      </w:r>
    </w:p>
    <w:p>
      <w:pPr>
        <w:pStyle w:val="TextBody"/>
        <w:spacing w:before="0" w:after="140"/>
        <w:jc w:val="both"/>
        <w:pPrChange w:id="0" w:author="Radka Svobodová Vařeková" w:date="2019-12-20T02:13:00Z"/>
        <w:rPr/>
      </w:pPr>
      <w:r>
        <w:rPr>
          <w:rFonts w:eastAsia="Noto Sans CJK SC" w:ascii="DejaVu Sans" w:hAnsi="DejaVu Sans"/>
        </w:rPr>
        <w:t>The charges are available in three formats – plain text, Mol2 and PQR. Plain text is present for all the inputs, PQR when input contains structures with chain specification (most likely protein) and Mol2 otherwise (small molecules).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ejaVu Sans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revisionView w:insDel="0" w:formatting="0"/>
  <w:trackRevisions/>
  <w:defaultTabStop w:val="709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/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uiPriority w:val="9"/>
    <w:qFormat/>
    <w:pPr>
      <w:numPr>
        <w:ilvl w:val="0"/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uiPriority w:val="9"/>
    <w:unhideWhenUsed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c33e10"/>
    <w:rPr>
      <w:rFonts w:ascii="Segoe UI" w:hAnsi="Segoe UI" w:cs="Mangal"/>
      <w:sz w:val="18"/>
      <w:szCs w:val="16"/>
    </w:rPr>
  </w:style>
  <w:style w:type="character" w:styleId="InternetLink">
    <w:name w:val="Internet Link"/>
    <w:basedOn w:val="DefaultParagraphFont"/>
    <w:uiPriority w:val="99"/>
    <w:unhideWhenUsed/>
    <w:rsid w:val="00c33e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c33e10"/>
    <w:rPr>
      <w:color w:val="605E5C"/>
      <w:shd w:fill="E1DFDD" w:val="clear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Title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c33e10"/>
    <w:pPr/>
    <w:rPr>
      <w:rFonts w:ascii="Segoe UI" w:hAnsi="Segoe UI" w:cs="Mangal"/>
      <w:sz w:val="18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yavanna.ncbr.muni.cz:9876/static/methods.pdf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wmf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Application>LibreOffice/6.3.3.2.0$Linux_X86_64 LibreOffice_project/30$Build-2</Application>
  <Pages>4</Pages>
  <Words>488</Words>
  <Characters>2651</Characters>
  <CharactersWithSpaces>3119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2019-12-20T00:59:00Z</dcterms:created>
  <dc:creator>Radka Svobodová Vařeková</dc:creator>
  <dc:description/>
  <dc:language>cs-CZ</dc:language>
  <cp:lastModifiedBy/>
  <dcterms:modified xsi:type="dcterms:W3CDTF">2019-12-20T09:15:10Z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